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9F47" w14:textId="77777777" w:rsidR="0002134C" w:rsidRPr="006E6CDF" w:rsidRDefault="00000000">
      <w:pPr>
        <w:rPr>
          <w:rFonts w:ascii="Times New Roman" w:hAnsi="Times New Roman" w:cs="Times New Roman"/>
        </w:rPr>
      </w:pPr>
      <w:r w:rsidRPr="006E6CDF">
        <w:rPr>
          <w:rFonts w:ascii="Times New Roman" w:hAnsi="Times New Roman" w:cs="Times New Roman"/>
        </w:rPr>
        <w:t>Title:</w:t>
      </w:r>
    </w:p>
    <w:p w14:paraId="38DF3834" w14:textId="06CE1954" w:rsidR="0002134C" w:rsidRPr="006E6CDF" w:rsidRDefault="00000000">
      <w:pPr>
        <w:rPr>
          <w:rFonts w:ascii="Times New Roman" w:hAnsi="Times New Roman" w:cs="Times New Roman"/>
        </w:rPr>
      </w:pPr>
      <w:r w:rsidRPr="006E6CDF">
        <w:rPr>
          <w:rFonts w:ascii="Times New Roman" w:hAnsi="Times New Roman" w:cs="Times New Roman"/>
        </w:rPr>
        <w:t xml:space="preserve">International Workshop on Blockchain </w:t>
      </w:r>
      <w:r w:rsidR="00D55F96" w:rsidRPr="006E6CDF">
        <w:rPr>
          <w:rFonts w:ascii="Times New Roman" w:hAnsi="Times New Roman" w:cs="Times New Roman"/>
          <w:lang w:eastAsia="zh-CN"/>
        </w:rPr>
        <w:t xml:space="preserve">and Web3 </w:t>
      </w:r>
      <w:r w:rsidRPr="006E6CDF">
        <w:rPr>
          <w:rFonts w:ascii="Times New Roman" w:hAnsi="Times New Roman" w:cs="Times New Roman"/>
        </w:rPr>
        <w:t>for Education, Research</w:t>
      </w:r>
      <w:r w:rsidR="00055391" w:rsidRPr="006E6CDF">
        <w:rPr>
          <w:rFonts w:ascii="Times New Roman" w:hAnsi="Times New Roman" w:cs="Times New Roman"/>
        </w:rPr>
        <w:t>,</w:t>
      </w:r>
      <w:r w:rsidRPr="006E6CDF">
        <w:rPr>
          <w:rFonts w:ascii="Times New Roman" w:hAnsi="Times New Roman" w:cs="Times New Roman"/>
        </w:rPr>
        <w:t xml:space="preserve"> and Science (</w:t>
      </w:r>
      <w:bookmarkStart w:id="0" w:name="OLE_LINK22"/>
      <w:r w:rsidRPr="006E6CDF">
        <w:rPr>
          <w:rFonts w:ascii="Times New Roman" w:hAnsi="Times New Roman" w:cs="Times New Roman"/>
        </w:rPr>
        <w:t>BERS</w:t>
      </w:r>
      <w:bookmarkEnd w:id="0"/>
      <w:r w:rsidRPr="006E6CDF">
        <w:rPr>
          <w:rFonts w:ascii="Times New Roman" w:hAnsi="Times New Roman" w:cs="Times New Roman"/>
        </w:rPr>
        <w:t xml:space="preserve"> 2026)</w:t>
      </w:r>
    </w:p>
    <w:p w14:paraId="667BF71C" w14:textId="77777777" w:rsidR="0002134C" w:rsidRPr="006E6CDF" w:rsidRDefault="0002134C">
      <w:pPr>
        <w:rPr>
          <w:rFonts w:ascii="Times New Roman" w:hAnsi="Times New Roman" w:cs="Times New Roman"/>
        </w:rPr>
      </w:pPr>
    </w:p>
    <w:p w14:paraId="3CC3CD4E" w14:textId="2D7A4A13" w:rsidR="0002134C" w:rsidRPr="006E6CDF" w:rsidRDefault="00D865FC">
      <w:pPr>
        <w:rPr>
          <w:rFonts w:ascii="Times New Roman" w:hAnsi="Times New Roman" w:cs="Times New Roman"/>
          <w:lang w:eastAsia="zh-CN"/>
        </w:rPr>
      </w:pPr>
      <w:r>
        <w:rPr>
          <w:rFonts w:ascii="Times New Roman" w:hAnsi="Times New Roman" w:cs="Times New Roman"/>
          <w:lang w:eastAsia="zh-CN"/>
        </w:rPr>
        <w:t>Introduction:</w:t>
      </w:r>
    </w:p>
    <w:p w14:paraId="3EA804E6" w14:textId="55B1BE70" w:rsidR="0002134C" w:rsidRPr="006E6CDF" w:rsidRDefault="00000000">
      <w:pPr>
        <w:rPr>
          <w:rFonts w:ascii="Times New Roman" w:hAnsi="Times New Roman" w:cs="Times New Roman"/>
        </w:rPr>
      </w:pPr>
      <w:r w:rsidRPr="006E6CDF">
        <w:rPr>
          <w:rFonts w:ascii="Times New Roman" w:hAnsi="Times New Roman" w:cs="Times New Roman"/>
        </w:rPr>
        <w:t>Blockchain</w:t>
      </w:r>
      <w:r w:rsidR="004739A6">
        <w:rPr>
          <w:rFonts w:ascii="Times New Roman" w:hAnsi="Times New Roman" w:cs="Times New Roman" w:hint="eastAsia"/>
          <w:lang w:eastAsia="zh-CN"/>
        </w:rPr>
        <w:t xml:space="preserve"> and web3</w:t>
      </w:r>
      <w:r w:rsidRPr="006E6CDF">
        <w:rPr>
          <w:rFonts w:ascii="Times New Roman" w:hAnsi="Times New Roman" w:cs="Times New Roman"/>
        </w:rPr>
        <w:t xml:space="preserve"> technologies are increasingly relevant to education, research management, and open science because they provide transparent, tamper-evident, and decentralized mechanisms for trust. In education, blockchain can support verifiable micro-credentials, secure student records, and interoperable lifelong learning portfolios. In research and science, blockchain can strengthen reproducibility, provenance tracking, data sharing governance, and incentive mechanisms for open collaboration. This workshop focuses on technical and applied issues at the intersection of blockchain, AI, and digital infrastructures for learning and scientific ecosystems. The topic is timely due to rapid growth in verifiable credentials, decentralized identity, open science mandates, cross-institution collaboration, and concerns about integrity and trust in digital systems.</w:t>
      </w:r>
    </w:p>
    <w:p w14:paraId="4ED0C40B" w14:textId="77777777" w:rsidR="0002134C" w:rsidRPr="006E6CDF" w:rsidRDefault="0002134C">
      <w:pPr>
        <w:rPr>
          <w:rFonts w:ascii="Times New Roman" w:hAnsi="Times New Roman" w:cs="Times New Roman"/>
        </w:rPr>
      </w:pPr>
    </w:p>
    <w:p w14:paraId="39FDC7B1" w14:textId="77777777" w:rsidR="0002134C" w:rsidRPr="006E6CDF" w:rsidRDefault="00000000">
      <w:pPr>
        <w:rPr>
          <w:rFonts w:ascii="Times New Roman" w:hAnsi="Times New Roman" w:cs="Times New Roman"/>
        </w:rPr>
      </w:pPr>
      <w:r w:rsidRPr="006E6CDF">
        <w:rPr>
          <w:rFonts w:ascii="Times New Roman" w:hAnsi="Times New Roman" w:cs="Times New Roman"/>
        </w:rPr>
        <w:t>Topics of interest include, but are not limited to:</w:t>
      </w:r>
    </w:p>
    <w:p w14:paraId="57E2A824" w14:textId="77777777" w:rsidR="0002134C" w:rsidRPr="006E6CDF" w:rsidRDefault="00000000">
      <w:pPr>
        <w:rPr>
          <w:rFonts w:ascii="Times New Roman" w:hAnsi="Times New Roman" w:cs="Times New Roman"/>
        </w:rPr>
      </w:pPr>
      <w:r w:rsidRPr="006E6CDF">
        <w:rPr>
          <w:rFonts w:ascii="Times New Roman" w:hAnsi="Times New Roman" w:cs="Times New Roman"/>
        </w:rPr>
        <w:t>■ Verifiable Credentials and Decentralized Identity for Education</w:t>
      </w:r>
    </w:p>
    <w:p w14:paraId="2D595AED" w14:textId="77777777" w:rsidR="0002134C" w:rsidRPr="006E6CDF" w:rsidRDefault="00000000">
      <w:pPr>
        <w:rPr>
          <w:rFonts w:ascii="Times New Roman" w:hAnsi="Times New Roman" w:cs="Times New Roman"/>
        </w:rPr>
      </w:pPr>
      <w:r w:rsidRPr="006E6CDF">
        <w:rPr>
          <w:rFonts w:ascii="Times New Roman" w:hAnsi="Times New Roman" w:cs="Times New Roman"/>
        </w:rPr>
        <w:t>■ Blockchain-based Academic Records and Diploma Verification</w:t>
      </w:r>
    </w:p>
    <w:p w14:paraId="5801F483" w14:textId="77777777" w:rsidR="0002134C" w:rsidRPr="006E6CDF" w:rsidRDefault="00000000">
      <w:pPr>
        <w:rPr>
          <w:rFonts w:ascii="Times New Roman" w:hAnsi="Times New Roman" w:cs="Times New Roman"/>
        </w:rPr>
      </w:pPr>
      <w:r w:rsidRPr="006E6CDF">
        <w:rPr>
          <w:rFonts w:ascii="Times New Roman" w:hAnsi="Times New Roman" w:cs="Times New Roman"/>
        </w:rPr>
        <w:t>■ Smart Contracts for Research Collaboration and Funding Workflows</w:t>
      </w:r>
    </w:p>
    <w:p w14:paraId="5E0E2B31" w14:textId="77777777" w:rsidR="0002134C" w:rsidRPr="006E6CDF" w:rsidRDefault="00000000">
      <w:pPr>
        <w:rPr>
          <w:rFonts w:ascii="Times New Roman" w:hAnsi="Times New Roman" w:cs="Times New Roman"/>
        </w:rPr>
      </w:pPr>
      <w:r w:rsidRPr="006E6CDF">
        <w:rPr>
          <w:rFonts w:ascii="Times New Roman" w:hAnsi="Times New Roman" w:cs="Times New Roman"/>
        </w:rPr>
        <w:t>■ Provenance, Reproducibility, and Auditability in Scientific Research</w:t>
      </w:r>
    </w:p>
    <w:p w14:paraId="609BDC54" w14:textId="77777777" w:rsidR="0002134C" w:rsidRPr="006E6CDF" w:rsidRDefault="00000000">
      <w:pPr>
        <w:rPr>
          <w:rFonts w:ascii="Times New Roman" w:hAnsi="Times New Roman" w:cs="Times New Roman"/>
        </w:rPr>
      </w:pPr>
      <w:r w:rsidRPr="006E6CDF">
        <w:rPr>
          <w:rFonts w:ascii="Times New Roman" w:hAnsi="Times New Roman" w:cs="Times New Roman"/>
        </w:rPr>
        <w:t>■ Tokenization and Incentive Design for Open Science Participation</w:t>
      </w:r>
    </w:p>
    <w:p w14:paraId="56606113" w14:textId="77777777" w:rsidR="0002134C" w:rsidRPr="006E6CDF" w:rsidRDefault="00000000">
      <w:pPr>
        <w:rPr>
          <w:rFonts w:ascii="Times New Roman" w:hAnsi="Times New Roman" w:cs="Times New Roman"/>
        </w:rPr>
      </w:pPr>
      <w:r w:rsidRPr="006E6CDF">
        <w:rPr>
          <w:rFonts w:ascii="Times New Roman" w:hAnsi="Times New Roman" w:cs="Times New Roman"/>
        </w:rPr>
        <w:t>■ Data Sharing Governance and Consent Management in Research</w:t>
      </w:r>
    </w:p>
    <w:p w14:paraId="4A78F895" w14:textId="77777777" w:rsidR="0002134C" w:rsidRPr="006E6CDF" w:rsidRDefault="00000000">
      <w:pPr>
        <w:rPr>
          <w:rFonts w:ascii="Times New Roman" w:hAnsi="Times New Roman" w:cs="Times New Roman"/>
        </w:rPr>
      </w:pPr>
      <w:r w:rsidRPr="006E6CDF">
        <w:rPr>
          <w:rFonts w:ascii="Times New Roman" w:hAnsi="Times New Roman" w:cs="Times New Roman"/>
        </w:rPr>
        <w:t>■ Privacy-preserving Learning and Analytics on Decentralized Systems</w:t>
      </w:r>
    </w:p>
    <w:p w14:paraId="1DE54E70" w14:textId="77777777" w:rsidR="0002134C" w:rsidRPr="006E6CDF" w:rsidRDefault="00000000">
      <w:pPr>
        <w:rPr>
          <w:rFonts w:ascii="Times New Roman" w:hAnsi="Times New Roman" w:cs="Times New Roman"/>
        </w:rPr>
      </w:pPr>
      <w:r w:rsidRPr="006E6CDF">
        <w:rPr>
          <w:rFonts w:ascii="Times New Roman" w:hAnsi="Times New Roman" w:cs="Times New Roman"/>
        </w:rPr>
        <w:t>■ Blockchain and Federated Learning for Education and Science</w:t>
      </w:r>
    </w:p>
    <w:p w14:paraId="00FEDE28" w14:textId="77777777" w:rsidR="0002134C" w:rsidRPr="006E6CDF" w:rsidRDefault="00000000">
      <w:pPr>
        <w:rPr>
          <w:rFonts w:ascii="Times New Roman" w:hAnsi="Times New Roman" w:cs="Times New Roman"/>
        </w:rPr>
      </w:pPr>
      <w:r w:rsidRPr="006E6CDF">
        <w:rPr>
          <w:rFonts w:ascii="Times New Roman" w:hAnsi="Times New Roman" w:cs="Times New Roman"/>
        </w:rPr>
        <w:t>■ Trusted AI Pipelines with On-chain/Off-chain Integration</w:t>
      </w:r>
    </w:p>
    <w:p w14:paraId="4C9D523D" w14:textId="77777777" w:rsidR="0002134C" w:rsidRPr="006E6CDF" w:rsidRDefault="00000000">
      <w:pPr>
        <w:rPr>
          <w:rFonts w:ascii="Times New Roman" w:hAnsi="Times New Roman" w:cs="Times New Roman"/>
        </w:rPr>
      </w:pPr>
      <w:r w:rsidRPr="006E6CDF">
        <w:rPr>
          <w:rFonts w:ascii="Times New Roman" w:hAnsi="Times New Roman" w:cs="Times New Roman"/>
        </w:rPr>
        <w:t>■ Decentralized Knowledge Graphs and Scholarly Communication</w:t>
      </w:r>
    </w:p>
    <w:p w14:paraId="4A68C05B" w14:textId="77777777" w:rsidR="0002134C" w:rsidRPr="006E6CDF" w:rsidRDefault="00000000">
      <w:pPr>
        <w:rPr>
          <w:rFonts w:ascii="Times New Roman" w:hAnsi="Times New Roman" w:cs="Times New Roman"/>
        </w:rPr>
      </w:pPr>
      <w:r w:rsidRPr="006E6CDF">
        <w:rPr>
          <w:rFonts w:ascii="Times New Roman" w:hAnsi="Times New Roman" w:cs="Times New Roman"/>
        </w:rPr>
        <w:t>■ Copyright, IP, and Licensing Automation for Educational Resources</w:t>
      </w:r>
    </w:p>
    <w:p w14:paraId="2FA85254" w14:textId="77777777" w:rsidR="0002134C" w:rsidRPr="006E6CDF" w:rsidRDefault="00000000">
      <w:pPr>
        <w:rPr>
          <w:rFonts w:ascii="Times New Roman" w:hAnsi="Times New Roman" w:cs="Times New Roman"/>
        </w:rPr>
      </w:pPr>
      <w:r w:rsidRPr="006E6CDF">
        <w:rPr>
          <w:rFonts w:ascii="Times New Roman" w:hAnsi="Times New Roman" w:cs="Times New Roman"/>
        </w:rPr>
        <w:t>■ Interoperability Standards for Cross-institution Academic Ecosystems</w:t>
      </w:r>
    </w:p>
    <w:p w14:paraId="676B303D" w14:textId="77777777" w:rsidR="0002134C" w:rsidRPr="006E6CDF" w:rsidRDefault="00000000">
      <w:pPr>
        <w:rPr>
          <w:rFonts w:ascii="Times New Roman" w:hAnsi="Times New Roman" w:cs="Times New Roman"/>
        </w:rPr>
      </w:pPr>
      <w:r w:rsidRPr="006E6CDF">
        <w:rPr>
          <w:rFonts w:ascii="Times New Roman" w:hAnsi="Times New Roman" w:cs="Times New Roman"/>
        </w:rPr>
        <w:t>■ Security, Scalability, and Energy Efficiency of Blockchain Solutions</w:t>
      </w:r>
    </w:p>
    <w:p w14:paraId="16267831" w14:textId="77777777" w:rsidR="0002134C" w:rsidRPr="006E6CDF" w:rsidRDefault="00000000">
      <w:pPr>
        <w:rPr>
          <w:rFonts w:ascii="Times New Roman" w:hAnsi="Times New Roman" w:cs="Times New Roman"/>
        </w:rPr>
      </w:pPr>
      <w:r w:rsidRPr="006E6CDF">
        <w:rPr>
          <w:rFonts w:ascii="Times New Roman" w:hAnsi="Times New Roman" w:cs="Times New Roman"/>
        </w:rPr>
        <w:lastRenderedPageBreak/>
        <w:t>■ Regulation, Ethics, and Governance of Blockchain in Education and Science</w:t>
      </w:r>
    </w:p>
    <w:p w14:paraId="5CDDB615" w14:textId="77777777" w:rsidR="0002134C" w:rsidRPr="006E6CDF" w:rsidRDefault="00000000">
      <w:pPr>
        <w:rPr>
          <w:rFonts w:ascii="Times New Roman" w:hAnsi="Times New Roman" w:cs="Times New Roman"/>
        </w:rPr>
      </w:pPr>
      <w:r w:rsidRPr="006E6CDF">
        <w:rPr>
          <w:rFonts w:ascii="Times New Roman" w:hAnsi="Times New Roman" w:cs="Times New Roman"/>
        </w:rPr>
        <w:t>■ Real-world Deployments, Case Studies, and Evaluation Frameworks</w:t>
      </w:r>
    </w:p>
    <w:p w14:paraId="409F2C01" w14:textId="77777777" w:rsidR="0002134C" w:rsidRPr="006E6CDF" w:rsidRDefault="0002134C">
      <w:pPr>
        <w:rPr>
          <w:rFonts w:ascii="Times New Roman" w:hAnsi="Times New Roman" w:cs="Times New Roman"/>
        </w:rPr>
      </w:pPr>
    </w:p>
    <w:p w14:paraId="3567FD2D" w14:textId="4E910F1A" w:rsidR="0002134C" w:rsidRPr="006E6CDF" w:rsidRDefault="002C25E0">
      <w:pPr>
        <w:rPr>
          <w:rFonts w:ascii="Times New Roman" w:hAnsi="Times New Roman" w:cs="Times New Roman"/>
        </w:rPr>
      </w:pPr>
      <w:r>
        <w:rPr>
          <w:rFonts w:ascii="Times New Roman" w:hAnsi="Times New Roman" w:cs="Times New Roman" w:hint="eastAsia"/>
          <w:lang w:eastAsia="zh-CN"/>
        </w:rPr>
        <w:t>D</w:t>
      </w:r>
      <w:r w:rsidRPr="006E6CDF">
        <w:rPr>
          <w:rFonts w:ascii="Times New Roman" w:hAnsi="Times New Roman" w:cs="Times New Roman"/>
        </w:rPr>
        <w:t>escription of the review process:</w:t>
      </w:r>
    </w:p>
    <w:p w14:paraId="716886E1" w14:textId="77777777" w:rsidR="0002134C" w:rsidRPr="006E6CDF" w:rsidRDefault="00000000">
      <w:pPr>
        <w:rPr>
          <w:rFonts w:ascii="Times New Roman" w:hAnsi="Times New Roman" w:cs="Times New Roman"/>
        </w:rPr>
      </w:pPr>
      <w:r w:rsidRPr="006E6CDF">
        <w:rPr>
          <w:rFonts w:ascii="Times New Roman" w:hAnsi="Times New Roman" w:cs="Times New Roman"/>
        </w:rPr>
        <w:t>All submissions will be reviewed in a single-blind process by at least 2 to 3 expert reviewers, following criteria of originality, technical quality, relevance, clarity, and practical impact. The workshop organizers will build a balanced program committee spanning blockchain systems, educational technology, and open science research. We expect to accept approximately 6 to 8 papers to ensure both quality and active discussion during the workshop sessions.</w:t>
      </w:r>
    </w:p>
    <w:p w14:paraId="520B5648" w14:textId="77777777" w:rsidR="0002134C" w:rsidRPr="006E6CDF" w:rsidRDefault="0002134C">
      <w:pPr>
        <w:rPr>
          <w:rFonts w:ascii="Times New Roman" w:hAnsi="Times New Roman" w:cs="Times New Roman"/>
        </w:rPr>
      </w:pPr>
    </w:p>
    <w:p w14:paraId="17F9DB41" w14:textId="64E0BCC9" w:rsidR="0002134C" w:rsidRPr="006E6CDF" w:rsidRDefault="00000000">
      <w:pPr>
        <w:rPr>
          <w:rFonts w:ascii="Times New Roman" w:hAnsi="Times New Roman" w:cs="Times New Roman"/>
        </w:rPr>
      </w:pPr>
      <w:r w:rsidRPr="006E6CDF">
        <w:rPr>
          <w:rFonts w:ascii="Times New Roman" w:hAnsi="Times New Roman" w:cs="Times New Roman"/>
        </w:rPr>
        <w:t>Call for Paper:</w:t>
      </w:r>
    </w:p>
    <w:p w14:paraId="675D10F2" w14:textId="6D57EE43" w:rsidR="0002134C" w:rsidRPr="006E6CDF" w:rsidRDefault="00000000">
      <w:pPr>
        <w:rPr>
          <w:rFonts w:ascii="Times New Roman" w:hAnsi="Times New Roman" w:cs="Times New Roman"/>
        </w:rPr>
      </w:pPr>
      <w:r w:rsidRPr="006E6CDF">
        <w:rPr>
          <w:rFonts w:ascii="Times New Roman" w:hAnsi="Times New Roman" w:cs="Times New Roman"/>
        </w:rPr>
        <w:t>The International Workshop on Blockchain for Education, Research and Science (BERS 2026) invites original contributions on methods, systems, applications, and evaluations that use blockchain and related decentralized technologies to improve trust, transparency, and collaboration in education and scientific research. The workshop aims to connect researchers and practitioners from AI, blockchain, education, and open science communities and to identify practical pathways from prototypes to deployable solutions.</w:t>
      </w:r>
    </w:p>
    <w:p w14:paraId="786006ED" w14:textId="6E3818E1" w:rsidR="0002134C" w:rsidRPr="006E6CDF" w:rsidRDefault="00000000">
      <w:pPr>
        <w:rPr>
          <w:rFonts w:ascii="Times New Roman" w:hAnsi="Times New Roman" w:cs="Times New Roman" w:hint="eastAsia"/>
          <w:lang w:eastAsia="zh-CN"/>
        </w:rPr>
      </w:pPr>
      <w:r w:rsidRPr="006E6CDF">
        <w:rPr>
          <w:rFonts w:ascii="Times New Roman" w:hAnsi="Times New Roman" w:cs="Times New Roman"/>
        </w:rPr>
        <w:t>Submission format: PDF, following Springer LNCS formatting guidelines and ICAIHE submission categories (</w:t>
      </w:r>
      <w:r w:rsidR="00905A79" w:rsidRPr="00905A79">
        <w:rPr>
          <w:rFonts w:ascii="Times New Roman" w:hAnsi="Times New Roman" w:cs="Times New Roman"/>
        </w:rPr>
        <w:t>Full papers (12–15 pages), short papers (6-11 pages) and Work-in-Progress papers (6-7 pages)</w:t>
      </w:r>
      <w:r w:rsidRPr="006E6CDF">
        <w:rPr>
          <w:rFonts w:ascii="Times New Roman" w:hAnsi="Times New Roman" w:cs="Times New Roman"/>
        </w:rPr>
        <w:t>).</w:t>
      </w:r>
    </w:p>
    <w:p w14:paraId="16F6AB56" w14:textId="24EFBF5A" w:rsidR="0002134C" w:rsidRPr="006E6CDF" w:rsidRDefault="00000000">
      <w:pPr>
        <w:rPr>
          <w:rFonts w:ascii="Times New Roman" w:hAnsi="Times New Roman" w:cs="Times New Roman"/>
        </w:rPr>
      </w:pPr>
      <w:r w:rsidRPr="006E6CDF">
        <w:rPr>
          <w:rFonts w:ascii="Times New Roman" w:hAnsi="Times New Roman" w:cs="Times New Roman"/>
        </w:rPr>
        <w:t xml:space="preserve">Important dates (aligned with ICAIHE 2026): Workshop/SS Paper Due: </w:t>
      </w:r>
      <w:r w:rsidR="006876C4" w:rsidRPr="006876C4">
        <w:rPr>
          <w:rFonts w:ascii="Times New Roman" w:hAnsi="Times New Roman" w:cs="Times New Roman"/>
        </w:rPr>
        <w:t>March 28, 2026(Extended)</w:t>
      </w:r>
      <w:r w:rsidRPr="006E6CDF">
        <w:rPr>
          <w:rFonts w:ascii="Times New Roman" w:hAnsi="Times New Roman" w:cs="Times New Roman"/>
        </w:rPr>
        <w:t>; Author Notification: May 1, 2026; Paper Registration Due: May 15, 2026; Camera-ready Submission Due: May 22, 2026.</w:t>
      </w:r>
    </w:p>
    <w:p w14:paraId="7807EC7F" w14:textId="2D091F38" w:rsidR="0002134C" w:rsidRPr="006E6CDF" w:rsidRDefault="00905A79">
      <w:pPr>
        <w:rPr>
          <w:rFonts w:ascii="Times New Roman" w:hAnsi="Times New Roman" w:cs="Times New Roman"/>
        </w:rPr>
      </w:pPr>
      <w:r w:rsidRPr="00905A79">
        <w:rPr>
          <w:rFonts w:ascii="Times New Roman" w:hAnsi="Times New Roman" w:cs="Times New Roman"/>
        </w:rPr>
        <w:t>Accepted papers will be published in the Springer CCIS proceedings alongside the main conference proceedings.</w:t>
      </w:r>
    </w:p>
    <w:p w14:paraId="6308BC3F" w14:textId="77777777" w:rsidR="0002134C" w:rsidRPr="006E6CDF" w:rsidRDefault="00000000">
      <w:pPr>
        <w:rPr>
          <w:rFonts w:ascii="Times New Roman" w:hAnsi="Times New Roman" w:cs="Times New Roman"/>
        </w:rPr>
      </w:pPr>
      <w:r w:rsidRPr="006E6CDF">
        <w:rPr>
          <w:rFonts w:ascii="Times New Roman" w:hAnsi="Times New Roman" w:cs="Times New Roman"/>
        </w:rPr>
        <w:t>Brief plans for dissemination and expected participants:</w:t>
      </w:r>
    </w:p>
    <w:p w14:paraId="612A9D51" w14:textId="77777777" w:rsidR="0002134C" w:rsidRPr="006E6CDF" w:rsidRDefault="00000000">
      <w:pPr>
        <w:rPr>
          <w:rFonts w:ascii="Times New Roman" w:hAnsi="Times New Roman" w:cs="Times New Roman"/>
        </w:rPr>
      </w:pPr>
      <w:r w:rsidRPr="006E6CDF">
        <w:rPr>
          <w:rFonts w:ascii="Times New Roman" w:hAnsi="Times New Roman" w:cs="Times New Roman"/>
        </w:rPr>
        <w:t>The workshop will be promoted through academic mailing lists, blockchain and educational technology communities, research labs, social media channels, and direct invitations to relevant scholars and practitioners. We also plan coordinated outreach through organizer networks and partner institutions in education and research. We expect approximately 25 to 40 participants, including researchers, practitioners, policy stakeholders, and graduate students.</w:t>
      </w:r>
    </w:p>
    <w:p w14:paraId="3AE223DD" w14:textId="77777777" w:rsidR="0002134C" w:rsidRPr="006E6CDF" w:rsidRDefault="0002134C">
      <w:pPr>
        <w:rPr>
          <w:rFonts w:ascii="Times New Roman" w:hAnsi="Times New Roman" w:cs="Times New Roman"/>
        </w:rPr>
      </w:pPr>
    </w:p>
    <w:p w14:paraId="10869D4B" w14:textId="77777777" w:rsidR="0002134C" w:rsidRPr="006E6CDF" w:rsidRDefault="00000000">
      <w:pPr>
        <w:rPr>
          <w:rFonts w:ascii="Times New Roman" w:hAnsi="Times New Roman" w:cs="Times New Roman"/>
        </w:rPr>
      </w:pPr>
      <w:r w:rsidRPr="006E6CDF">
        <w:rPr>
          <w:rFonts w:ascii="Times New Roman" w:hAnsi="Times New Roman" w:cs="Times New Roman"/>
        </w:rPr>
        <w:t>History of the workshop:</w:t>
      </w:r>
    </w:p>
    <w:p w14:paraId="174D0F14" w14:textId="43EA1901" w:rsidR="0002134C" w:rsidRPr="006E6CDF" w:rsidRDefault="00000000">
      <w:pPr>
        <w:rPr>
          <w:rFonts w:ascii="Times New Roman" w:hAnsi="Times New Roman" w:cs="Times New Roman"/>
        </w:rPr>
      </w:pPr>
      <w:r w:rsidRPr="006E6CDF">
        <w:rPr>
          <w:rFonts w:ascii="Times New Roman" w:hAnsi="Times New Roman" w:cs="Times New Roman"/>
        </w:rPr>
        <w:lastRenderedPageBreak/>
        <w:t>This is the first edition of BERS. It builds on experience and community momentum from prior AI-focused workshops connected to ICAIHE-related activities, and extends that trajectory toward blockchain-enabled trust infrastructures for education and science.</w:t>
      </w:r>
    </w:p>
    <w:p w14:paraId="02483B06" w14:textId="77777777" w:rsidR="0002134C" w:rsidRPr="006E6CDF" w:rsidRDefault="0002134C">
      <w:pPr>
        <w:rPr>
          <w:rFonts w:ascii="Times New Roman" w:hAnsi="Times New Roman" w:cs="Times New Roman"/>
        </w:rPr>
      </w:pPr>
    </w:p>
    <w:p w14:paraId="280D16F8" w14:textId="77777777" w:rsidR="0002134C" w:rsidRPr="006E6CDF" w:rsidRDefault="00000000">
      <w:pPr>
        <w:rPr>
          <w:rFonts w:ascii="Times New Roman" w:hAnsi="Times New Roman" w:cs="Times New Roman"/>
        </w:rPr>
      </w:pPr>
      <w:r w:rsidRPr="006E6CDF">
        <w:rPr>
          <w:rFonts w:ascii="Times New Roman" w:hAnsi="Times New Roman" w:cs="Times New Roman"/>
        </w:rPr>
        <w:t>Names and contact information of the organizers:</w:t>
      </w:r>
    </w:p>
    <w:p w14:paraId="1936EE02" w14:textId="53A1C248" w:rsidR="0002134C" w:rsidRPr="006E6CDF" w:rsidRDefault="0086522F">
      <w:pPr>
        <w:rPr>
          <w:rFonts w:ascii="Times New Roman" w:hAnsi="Times New Roman" w:cs="Times New Roman"/>
          <w:lang w:eastAsia="zh-CN"/>
        </w:rPr>
      </w:pPr>
      <w:bookmarkStart w:id="1" w:name="OLE_LINK53"/>
      <w:r w:rsidRPr="006E6CDF">
        <w:rPr>
          <w:rFonts w:ascii="Times New Roman" w:hAnsi="Times New Roman" w:cs="Times New Roman"/>
        </w:rPr>
        <w:t>Dr. Y</w:t>
      </w:r>
      <w:r w:rsidR="00CE00A9" w:rsidRPr="006E6CDF">
        <w:rPr>
          <w:rFonts w:ascii="Times New Roman" w:hAnsi="Times New Roman" w:cs="Times New Roman"/>
        </w:rPr>
        <w:t xml:space="preserve">infeng </w:t>
      </w:r>
      <w:proofErr w:type="spellStart"/>
      <w:r w:rsidR="00CE00A9" w:rsidRPr="006E6CDF">
        <w:rPr>
          <w:rFonts w:ascii="Times New Roman" w:hAnsi="Times New Roman" w:cs="Times New Roman"/>
        </w:rPr>
        <w:t>Cao,</w:t>
      </w:r>
      <w:proofErr w:type="spellEnd"/>
      <w:r w:rsidR="00CE00A9" w:rsidRPr="006E6CDF">
        <w:rPr>
          <w:rFonts w:ascii="Times New Roman" w:hAnsi="Times New Roman" w:cs="Times New Roman"/>
        </w:rPr>
        <w:t xml:space="preserve"> Kevin</w:t>
      </w:r>
    </w:p>
    <w:p w14:paraId="6B5578E6" w14:textId="5AC7975F" w:rsidR="0002134C" w:rsidRPr="006E6CDF" w:rsidRDefault="00CE00A9">
      <w:pPr>
        <w:rPr>
          <w:rFonts w:ascii="Times New Roman" w:hAnsi="Times New Roman" w:cs="Times New Roman"/>
        </w:rPr>
      </w:pPr>
      <w:r w:rsidRPr="006E6CDF">
        <w:rPr>
          <w:rFonts w:ascii="Times New Roman" w:hAnsi="Times New Roman" w:cs="Times New Roman"/>
        </w:rPr>
        <w:t>HKCT Institute of Higher Education, Hong Kong, China</w:t>
      </w:r>
    </w:p>
    <w:p w14:paraId="490BF5E8" w14:textId="58B337B0" w:rsidR="0002134C" w:rsidRDefault="004C4F74">
      <w:pPr>
        <w:rPr>
          <w:rFonts w:ascii="Times New Roman" w:hAnsi="Times New Roman" w:cs="Times New Roman"/>
          <w:lang w:eastAsia="zh-CN"/>
        </w:rPr>
      </w:pPr>
      <w:hyperlink r:id="rId6" w:history="1">
        <w:r w:rsidRPr="00961708">
          <w:rPr>
            <w:rStyle w:val="Hyperlink"/>
            <w:rFonts w:ascii="Times New Roman" w:hAnsi="Times New Roman" w:cs="Times New Roman"/>
          </w:rPr>
          <w:t>kevincao@ctihe.edu.hk</w:t>
        </w:r>
      </w:hyperlink>
    </w:p>
    <w:p w14:paraId="70FF9B81" w14:textId="77777777" w:rsidR="000B4E0E" w:rsidRDefault="000B4E0E">
      <w:pPr>
        <w:rPr>
          <w:rFonts w:ascii="Times New Roman" w:hAnsi="Times New Roman" w:cs="Times New Roman"/>
          <w:lang w:eastAsia="zh-CN"/>
        </w:rPr>
      </w:pPr>
    </w:p>
    <w:p w14:paraId="5304FF00" w14:textId="3827F910" w:rsidR="000B4E0E" w:rsidRPr="006E6CDF" w:rsidRDefault="000B4E0E" w:rsidP="000B4E0E">
      <w:pPr>
        <w:rPr>
          <w:rFonts w:ascii="Times New Roman" w:hAnsi="Times New Roman" w:cs="Times New Roman"/>
        </w:rPr>
      </w:pPr>
      <w:r>
        <w:rPr>
          <w:rFonts w:ascii="Times New Roman" w:hAnsi="Times New Roman" w:cs="Times New Roman" w:hint="eastAsia"/>
          <w:lang w:eastAsia="zh-CN"/>
        </w:rPr>
        <w:t>Prof</w:t>
      </w:r>
      <w:r w:rsidRPr="006E6CDF">
        <w:rPr>
          <w:rFonts w:ascii="Times New Roman" w:hAnsi="Times New Roman" w:cs="Times New Roman"/>
        </w:rPr>
        <w:t xml:space="preserve">. </w:t>
      </w:r>
      <w:r>
        <w:rPr>
          <w:rFonts w:ascii="Times New Roman" w:hAnsi="Times New Roman" w:cs="Times New Roman" w:hint="eastAsia"/>
          <w:lang w:eastAsia="zh-CN"/>
        </w:rPr>
        <w:t>Bo Qu</w:t>
      </w:r>
    </w:p>
    <w:p w14:paraId="01B7872F" w14:textId="77777777" w:rsidR="000B4E0E" w:rsidRPr="006E6CDF" w:rsidRDefault="000B4E0E" w:rsidP="000B4E0E">
      <w:pPr>
        <w:rPr>
          <w:rFonts w:ascii="Times New Roman" w:hAnsi="Times New Roman" w:cs="Times New Roman"/>
        </w:rPr>
      </w:pPr>
      <w:r w:rsidRPr="006E6CDF">
        <w:rPr>
          <w:rFonts w:ascii="Times New Roman" w:hAnsi="Times New Roman" w:cs="Times New Roman"/>
        </w:rPr>
        <w:t>HKCT Institute of Higher Education, Hong Kong, China</w:t>
      </w:r>
    </w:p>
    <w:p w14:paraId="78C9C3ED" w14:textId="2CF32670" w:rsidR="000B4E0E" w:rsidRDefault="004C4F74" w:rsidP="000B4E0E">
      <w:pPr>
        <w:rPr>
          <w:rFonts w:ascii="Times New Roman" w:hAnsi="Times New Roman" w:cs="Times New Roman"/>
        </w:rPr>
      </w:pPr>
      <w:hyperlink r:id="rId7" w:history="1">
        <w:r w:rsidRPr="00961708">
          <w:rPr>
            <w:rStyle w:val="Hyperlink"/>
            <w:rFonts w:ascii="Times New Roman" w:hAnsi="Times New Roman" w:cs="Times New Roman"/>
            <w:lang w:eastAsia="zh-CN"/>
          </w:rPr>
          <w:t>boqu</w:t>
        </w:r>
        <w:r w:rsidRPr="00961708">
          <w:rPr>
            <w:rStyle w:val="Hyperlink"/>
            <w:rFonts w:ascii="Times New Roman" w:hAnsi="Times New Roman" w:cs="Times New Roman"/>
          </w:rPr>
          <w:t>@ctihe.edu.hk</w:t>
        </w:r>
      </w:hyperlink>
    </w:p>
    <w:p w14:paraId="1AF70134" w14:textId="77777777" w:rsidR="004C4F74" w:rsidRDefault="004C4F74" w:rsidP="000B4E0E">
      <w:pPr>
        <w:rPr>
          <w:rFonts w:ascii="Times New Roman" w:hAnsi="Times New Roman" w:cs="Times New Roman"/>
        </w:rPr>
      </w:pPr>
    </w:p>
    <w:p w14:paraId="25A0BBDB" w14:textId="25825B79" w:rsidR="004C4F74" w:rsidRPr="006E6CDF" w:rsidRDefault="00E658BF" w:rsidP="004C4F74">
      <w:pPr>
        <w:rPr>
          <w:rFonts w:ascii="Times New Roman" w:hAnsi="Times New Roman" w:cs="Times New Roman"/>
        </w:rPr>
      </w:pPr>
      <w:r>
        <w:rPr>
          <w:rFonts w:ascii="Times New Roman" w:hAnsi="Times New Roman" w:cs="Times New Roman"/>
          <w:lang w:eastAsia="zh-CN"/>
        </w:rPr>
        <w:t>Dr</w:t>
      </w:r>
      <w:r w:rsidR="004C4F74" w:rsidRPr="006E6CDF">
        <w:rPr>
          <w:rFonts w:ascii="Times New Roman" w:hAnsi="Times New Roman" w:cs="Times New Roman"/>
        </w:rPr>
        <w:t xml:space="preserve">. </w:t>
      </w:r>
      <w:r w:rsidR="004C4F74">
        <w:rPr>
          <w:rFonts w:ascii="Times New Roman" w:hAnsi="Times New Roman" w:cs="Times New Roman"/>
          <w:lang w:eastAsia="zh-CN"/>
        </w:rPr>
        <w:t>Zhiyu Xu</w:t>
      </w:r>
    </w:p>
    <w:p w14:paraId="22539874" w14:textId="77777777" w:rsidR="004C4F74" w:rsidRPr="006E6CDF" w:rsidRDefault="004C4F74" w:rsidP="004C4F74">
      <w:pPr>
        <w:rPr>
          <w:rFonts w:ascii="Times New Roman" w:hAnsi="Times New Roman" w:cs="Times New Roman"/>
        </w:rPr>
      </w:pPr>
      <w:r w:rsidRPr="006E6CDF">
        <w:rPr>
          <w:rFonts w:ascii="Times New Roman" w:hAnsi="Times New Roman" w:cs="Times New Roman"/>
        </w:rPr>
        <w:t>HKCT Institute of Higher Education, Hong Kong, China</w:t>
      </w:r>
    </w:p>
    <w:p w14:paraId="7C0C5016" w14:textId="0F22C8B5" w:rsidR="004C4F74" w:rsidRPr="006E6CDF" w:rsidRDefault="007778EB" w:rsidP="004C4F74">
      <w:pPr>
        <w:rPr>
          <w:rFonts w:ascii="Times New Roman" w:hAnsi="Times New Roman" w:cs="Times New Roman"/>
          <w:lang w:eastAsia="zh-CN"/>
        </w:rPr>
      </w:pPr>
      <w:hyperlink r:id="rId8" w:history="1">
        <w:r w:rsidRPr="00961708">
          <w:rPr>
            <w:rStyle w:val="Hyperlink"/>
            <w:rFonts w:ascii="Times New Roman" w:hAnsi="Times New Roman" w:cs="Times New Roman"/>
            <w:lang w:eastAsia="zh-CN"/>
          </w:rPr>
          <w:t>liamxu@ctihe.edu.hk</w:t>
        </w:r>
      </w:hyperlink>
      <w:r>
        <w:rPr>
          <w:rFonts w:ascii="Times New Roman" w:hAnsi="Times New Roman" w:cs="Times New Roman"/>
          <w:lang w:eastAsia="zh-CN"/>
        </w:rPr>
        <w:t xml:space="preserve"> </w:t>
      </w:r>
    </w:p>
    <w:p w14:paraId="6AE5A3C3" w14:textId="77777777" w:rsidR="0002134C" w:rsidRPr="006E6CDF" w:rsidRDefault="0002134C">
      <w:pPr>
        <w:rPr>
          <w:rFonts w:ascii="Times New Roman" w:hAnsi="Times New Roman" w:cs="Times New Roman"/>
        </w:rPr>
      </w:pPr>
    </w:p>
    <w:p w14:paraId="06C871EB" w14:textId="50F72C59" w:rsidR="0002134C" w:rsidRPr="006E6CDF" w:rsidRDefault="0086522F">
      <w:pPr>
        <w:rPr>
          <w:rFonts w:ascii="Times New Roman" w:hAnsi="Times New Roman" w:cs="Times New Roman"/>
          <w:lang w:eastAsia="zh-CN"/>
        </w:rPr>
      </w:pPr>
      <w:bookmarkStart w:id="2" w:name="OLE_LINK21"/>
      <w:bookmarkStart w:id="3" w:name="OLE_LINK54"/>
      <w:r w:rsidRPr="006E6CDF">
        <w:rPr>
          <w:rFonts w:ascii="Times New Roman" w:hAnsi="Times New Roman" w:cs="Times New Roman"/>
        </w:rPr>
        <w:t>Prof. Yong Ding</w:t>
      </w:r>
    </w:p>
    <w:p w14:paraId="124B3BD0" w14:textId="77777777" w:rsidR="00CE00A9" w:rsidRPr="006E6CDF" w:rsidRDefault="00CE00A9" w:rsidP="00CE00A9">
      <w:pPr>
        <w:rPr>
          <w:rFonts w:ascii="Times New Roman" w:hAnsi="Times New Roman" w:cs="Times New Roman"/>
        </w:rPr>
      </w:pPr>
      <w:r w:rsidRPr="006E6CDF">
        <w:rPr>
          <w:rFonts w:ascii="Times New Roman" w:hAnsi="Times New Roman" w:cs="Times New Roman"/>
        </w:rPr>
        <w:t>HKCT Institute of Higher Education, Hong Kong, China</w:t>
      </w:r>
    </w:p>
    <w:bookmarkEnd w:id="2"/>
    <w:p w14:paraId="0A5C406E" w14:textId="77777777" w:rsidR="0086522F" w:rsidRPr="006E6CDF" w:rsidRDefault="0086522F" w:rsidP="0086522F">
      <w:pPr>
        <w:rPr>
          <w:rFonts w:ascii="Times New Roman" w:hAnsi="Times New Roman" w:cs="Times New Roman"/>
        </w:rPr>
      </w:pPr>
      <w:r w:rsidRPr="006E6CDF">
        <w:rPr>
          <w:rFonts w:ascii="Times New Roman" w:hAnsi="Times New Roman" w:cs="Times New Roman"/>
        </w:rPr>
        <w:fldChar w:fldCharType="begin"/>
      </w:r>
      <w:ins w:id="4" w:author="CAO YINFENG, KEVIN" w:date="2026-02-25T00:32:00Z" w16du:dateUtc="2026-02-24T16:32:00Z">
        <w:r w:rsidRPr="006E6CDF">
          <w:rPr>
            <w:rFonts w:ascii="Times New Roman" w:hAnsi="Times New Roman" w:cs="Times New Roman"/>
          </w:rPr>
          <w:instrText>HYPERLINK "mailto:</w:instrText>
        </w:r>
      </w:ins>
      <w:r w:rsidRPr="006E6CDF">
        <w:rPr>
          <w:rFonts w:ascii="Times New Roman" w:hAnsi="Times New Roman" w:cs="Times New Roman"/>
        </w:rPr>
        <w:instrText>dingyong@ctihe.edu.hk</w:instrText>
      </w:r>
      <w:ins w:id="5" w:author="CAO YINFENG, KEVIN" w:date="2026-02-25T00:32:00Z" w16du:dateUtc="2026-02-24T16:32:00Z">
        <w:r w:rsidRPr="006E6CDF">
          <w:rPr>
            <w:rFonts w:ascii="Times New Roman" w:hAnsi="Times New Roman" w:cs="Times New Roman"/>
          </w:rPr>
          <w:instrText>"</w:instrText>
        </w:r>
      </w:ins>
      <w:r w:rsidRPr="006E6CDF">
        <w:rPr>
          <w:rFonts w:ascii="Times New Roman" w:hAnsi="Times New Roman" w:cs="Times New Roman"/>
        </w:rPr>
      </w:r>
      <w:r w:rsidRPr="006E6CDF">
        <w:rPr>
          <w:rFonts w:ascii="Times New Roman" w:hAnsi="Times New Roman" w:cs="Times New Roman"/>
        </w:rPr>
        <w:fldChar w:fldCharType="separate"/>
      </w:r>
      <w:r w:rsidRPr="006E6CDF">
        <w:rPr>
          <w:rStyle w:val="Hyperlink"/>
          <w:rFonts w:ascii="Times New Roman" w:hAnsi="Times New Roman" w:cs="Times New Roman"/>
        </w:rPr>
        <w:t>dingyong@ctihe.edu.hk</w:t>
      </w:r>
      <w:r w:rsidRPr="006E6CDF">
        <w:rPr>
          <w:rFonts w:ascii="Times New Roman" w:hAnsi="Times New Roman" w:cs="Times New Roman"/>
        </w:rPr>
        <w:fldChar w:fldCharType="end"/>
      </w:r>
    </w:p>
    <w:bookmarkEnd w:id="1"/>
    <w:bookmarkEnd w:id="3"/>
    <w:p w14:paraId="3F24D8E2" w14:textId="77777777" w:rsidR="0002134C" w:rsidRPr="006E6CDF" w:rsidRDefault="0002134C">
      <w:pPr>
        <w:rPr>
          <w:rFonts w:ascii="Times New Roman" w:hAnsi="Times New Roman" w:cs="Times New Roman"/>
          <w:lang w:eastAsia="zh-CN"/>
        </w:rPr>
      </w:pPr>
    </w:p>
    <w:p w14:paraId="6730CB5A" w14:textId="77777777" w:rsidR="0086522F" w:rsidRPr="006E6CDF" w:rsidRDefault="0086522F">
      <w:pPr>
        <w:rPr>
          <w:rFonts w:ascii="Times New Roman" w:hAnsi="Times New Roman" w:cs="Times New Roman"/>
          <w:lang w:eastAsia="zh-CN"/>
        </w:rPr>
      </w:pPr>
    </w:p>
    <w:p w14:paraId="30C4FF46" w14:textId="77777777" w:rsidR="001F518C" w:rsidRPr="006E6CDF" w:rsidRDefault="001F518C">
      <w:pPr>
        <w:rPr>
          <w:rFonts w:ascii="Times New Roman" w:hAnsi="Times New Roman" w:cs="Times New Roman"/>
        </w:rPr>
      </w:pPr>
    </w:p>
    <w:p w14:paraId="03A13CE8" w14:textId="77777777" w:rsidR="0002134C" w:rsidRPr="006E6CDF" w:rsidRDefault="00000000">
      <w:pPr>
        <w:rPr>
          <w:rFonts w:ascii="Times New Roman" w:hAnsi="Times New Roman" w:cs="Times New Roman"/>
        </w:rPr>
      </w:pPr>
      <w:r w:rsidRPr="006E6CDF">
        <w:rPr>
          <w:rFonts w:ascii="Times New Roman" w:hAnsi="Times New Roman" w:cs="Times New Roman"/>
        </w:rPr>
        <w:t>Tentative website/URL (optional):</w:t>
      </w:r>
    </w:p>
    <w:p w14:paraId="5BAA4BD9" w14:textId="77777777" w:rsidR="0002134C" w:rsidRPr="006E6CDF" w:rsidRDefault="00000000">
      <w:pPr>
        <w:rPr>
          <w:rFonts w:ascii="Times New Roman" w:hAnsi="Times New Roman" w:cs="Times New Roman"/>
        </w:rPr>
      </w:pPr>
      <w:r w:rsidRPr="006E6CDF">
        <w:rPr>
          <w:rFonts w:ascii="Times New Roman" w:hAnsi="Times New Roman" w:cs="Times New Roman"/>
        </w:rPr>
        <w:t>A workshop page will be hosted under the ICAIHE 2026 website after proposal acceptance.</w:t>
      </w:r>
    </w:p>
    <w:sectPr w:rsidR="0002134C" w:rsidRPr="006E6C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95539">
    <w:abstractNumId w:val="8"/>
  </w:num>
  <w:num w:numId="2" w16cid:durableId="1932204876">
    <w:abstractNumId w:val="6"/>
  </w:num>
  <w:num w:numId="3" w16cid:durableId="1676347635">
    <w:abstractNumId w:val="5"/>
  </w:num>
  <w:num w:numId="4" w16cid:durableId="1439905323">
    <w:abstractNumId w:val="4"/>
  </w:num>
  <w:num w:numId="5" w16cid:durableId="1548488537">
    <w:abstractNumId w:val="7"/>
  </w:num>
  <w:num w:numId="6" w16cid:durableId="964852168">
    <w:abstractNumId w:val="3"/>
  </w:num>
  <w:num w:numId="7" w16cid:durableId="1186746017">
    <w:abstractNumId w:val="2"/>
  </w:num>
  <w:num w:numId="8" w16cid:durableId="1283463654">
    <w:abstractNumId w:val="1"/>
  </w:num>
  <w:num w:numId="9" w16cid:durableId="1795103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O YINFENG, KEVIN">
    <w15:presenceInfo w15:providerId="AD" w15:userId="S::kevincao@ctihe.edu.hk::cce0aa6c-99d8-49cc-973a-195a84448c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21"/>
    <w:rsid w:val="0002134C"/>
    <w:rsid w:val="00034616"/>
    <w:rsid w:val="00053490"/>
    <w:rsid w:val="00055391"/>
    <w:rsid w:val="0006063C"/>
    <w:rsid w:val="000970A4"/>
    <w:rsid w:val="000B4E0E"/>
    <w:rsid w:val="0015074B"/>
    <w:rsid w:val="001F518C"/>
    <w:rsid w:val="0029639D"/>
    <w:rsid w:val="002C25E0"/>
    <w:rsid w:val="002F69F7"/>
    <w:rsid w:val="00326F90"/>
    <w:rsid w:val="004739A6"/>
    <w:rsid w:val="004C4F74"/>
    <w:rsid w:val="004C6813"/>
    <w:rsid w:val="00654C89"/>
    <w:rsid w:val="006815FD"/>
    <w:rsid w:val="006876C4"/>
    <w:rsid w:val="006A0B5F"/>
    <w:rsid w:val="006E6CDF"/>
    <w:rsid w:val="007778EB"/>
    <w:rsid w:val="007B15C8"/>
    <w:rsid w:val="007E0B21"/>
    <w:rsid w:val="008321CD"/>
    <w:rsid w:val="0086522F"/>
    <w:rsid w:val="00905A79"/>
    <w:rsid w:val="00AA1D8D"/>
    <w:rsid w:val="00AA7993"/>
    <w:rsid w:val="00AC7D51"/>
    <w:rsid w:val="00AE413A"/>
    <w:rsid w:val="00B47730"/>
    <w:rsid w:val="00B80CAE"/>
    <w:rsid w:val="00CB0664"/>
    <w:rsid w:val="00CE00A9"/>
    <w:rsid w:val="00CF3CA7"/>
    <w:rsid w:val="00D55F96"/>
    <w:rsid w:val="00D865FC"/>
    <w:rsid w:val="00DC77BF"/>
    <w:rsid w:val="00E1691B"/>
    <w:rsid w:val="00E3022D"/>
    <w:rsid w:val="00E31B64"/>
    <w:rsid w:val="00E658BF"/>
    <w:rsid w:val="00F67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389EF"/>
  <w14:defaultImageDpi w14:val="300"/>
  <w15:docId w15:val="{42461F31-C2E3-0B4C-9624-99EF01B2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22F"/>
    <w:rPr>
      <w:color w:val="0000FF" w:themeColor="hyperlink"/>
      <w:u w:val="single"/>
    </w:rPr>
  </w:style>
  <w:style w:type="character" w:styleId="UnresolvedMention">
    <w:name w:val="Unresolved Mention"/>
    <w:basedOn w:val="DefaultParagraphFont"/>
    <w:uiPriority w:val="99"/>
    <w:semiHidden/>
    <w:unhideWhenUsed/>
    <w:rsid w:val="00865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amxu@ctihe.edu.hk" TargetMode="External"/><Relationship Id="rId3" Type="http://schemas.openxmlformats.org/officeDocument/2006/relationships/styles" Target="styles.xml"/><Relationship Id="rId7" Type="http://schemas.openxmlformats.org/officeDocument/2006/relationships/hyperlink" Target="mailto:boqu@ctihe.edu.h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evincao@ctihe.edu.h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1962</Words>
  <Characters>3120</Characters>
  <Application>Microsoft Office Word</Application>
  <DocSecurity>0</DocSecurity>
  <Lines>84</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YINFENG, KEVIN</cp:lastModifiedBy>
  <cp:revision>4</cp:revision>
  <cp:lastPrinted>2026-02-28T03:32:00Z</cp:lastPrinted>
  <dcterms:created xsi:type="dcterms:W3CDTF">2026-02-28T03:32:00Z</dcterms:created>
  <dcterms:modified xsi:type="dcterms:W3CDTF">2026-03-11T02:19:00Z</dcterms:modified>
  <cp:category/>
</cp:coreProperties>
</file>